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90FFA" w14:paraId="7300EFCE" w14:textId="77777777" w:rsidTr="00C90FFA">
        <w:tc>
          <w:tcPr>
            <w:tcW w:w="4148" w:type="dxa"/>
          </w:tcPr>
          <w:p w14:paraId="0391D4C8" w14:textId="59140063" w:rsidR="00C90FFA" w:rsidRDefault="00C90FFA">
            <w:r>
              <w:rPr>
                <w:rFonts w:hint="eastAsia"/>
              </w:rPr>
              <w:t>今天</w:t>
            </w:r>
            <w:del w:id="0" w:author="美琦 姜" w:date="2026-01-06T21:25:00Z" w16du:dateUtc="2026-01-06T13:25:00Z">
              <w:r w:rsidDel="00C90FFA">
                <w:rPr>
                  <w:rFonts w:hint="eastAsia"/>
                </w:rPr>
                <w:delText>天气</w:delText>
              </w:r>
            </w:del>
            <w:ins w:id="1" w:author="美琦 姜" w:date="2026-01-06T21:25:00Z" w16du:dateUtc="2026-01-06T13:25:00Z">
              <w:r>
                <w:rPr>
                  <w:rFonts w:hint="eastAsia"/>
                </w:rPr>
                <w:t>空气质量</w:t>
              </w:r>
            </w:ins>
            <w:r>
              <w:rPr>
                <w:rFonts w:hint="eastAsia"/>
              </w:rPr>
              <w:t>怎么样？</w:t>
            </w:r>
          </w:p>
        </w:tc>
        <w:tc>
          <w:tcPr>
            <w:tcW w:w="4148" w:type="dxa"/>
          </w:tcPr>
          <w:p w14:paraId="0C9CB60E" w14:textId="136E3FB2" w:rsidR="00C90FFA" w:rsidRDefault="00C90FFA">
            <w:pPr>
              <w:rPr>
                <w:rFonts w:hint="eastAsia"/>
              </w:rPr>
            </w:pPr>
            <w:r>
              <w:rPr>
                <w:rFonts w:hint="eastAsia"/>
              </w:rPr>
              <w:t>How</w:t>
            </w:r>
            <w:r>
              <w:t>’</w:t>
            </w:r>
            <w:r>
              <w:rPr>
                <w:rFonts w:hint="eastAsia"/>
              </w:rPr>
              <w:t>s the weather today?</w:t>
            </w:r>
          </w:p>
        </w:tc>
      </w:tr>
      <w:tr w:rsidR="00C90FFA" w14:paraId="48003E9B" w14:textId="77777777" w:rsidTr="00C90FFA">
        <w:tc>
          <w:tcPr>
            <w:tcW w:w="4148" w:type="dxa"/>
          </w:tcPr>
          <w:p w14:paraId="05FC9EEF" w14:textId="4EF8832C" w:rsidR="00C90FFA" w:rsidRDefault="00C90FFA">
            <w:pPr>
              <w:rPr>
                <w:rFonts w:hint="eastAsia"/>
              </w:rPr>
            </w:pPr>
            <w:r>
              <w:rPr>
                <w:rFonts w:hint="eastAsia"/>
              </w:rPr>
              <w:t>你</w:t>
            </w:r>
            <w:del w:id="2" w:author="美琦 姜" w:date="2026-01-06T21:25:00Z" w16du:dateUtc="2026-01-06T13:25:00Z">
              <w:r w:rsidDel="00C90FFA">
                <w:rPr>
                  <w:rFonts w:hint="eastAsia"/>
                </w:rPr>
                <w:delText>刷牙</w:delText>
              </w:r>
            </w:del>
            <w:ins w:id="3" w:author="美琦 姜" w:date="2026-01-06T21:25:00Z" w16du:dateUtc="2026-01-06T13:25:00Z">
              <w:r>
                <w:rPr>
                  <w:rFonts w:hint="eastAsia"/>
                </w:rPr>
                <w:t>洗脸</w:t>
              </w:r>
            </w:ins>
            <w:r>
              <w:rPr>
                <w:rFonts w:hint="eastAsia"/>
              </w:rPr>
              <w:t>了吗？</w:t>
            </w:r>
          </w:p>
        </w:tc>
        <w:tc>
          <w:tcPr>
            <w:tcW w:w="4148" w:type="dxa"/>
          </w:tcPr>
          <w:p w14:paraId="4769FC48" w14:textId="53780EC1" w:rsidR="00C90FFA" w:rsidRDefault="00C90FFA">
            <w:pPr>
              <w:rPr>
                <w:rFonts w:hint="eastAsia"/>
              </w:rPr>
            </w:pPr>
            <w:r>
              <w:rPr>
                <w:rFonts w:hint="eastAsia"/>
              </w:rPr>
              <w:t>Did you brush your teeth?</w:t>
            </w:r>
          </w:p>
        </w:tc>
      </w:tr>
      <w:tr w:rsidR="00C90FFA" w14:paraId="69FB7B1E" w14:textId="77777777" w:rsidTr="00C90FFA">
        <w:tc>
          <w:tcPr>
            <w:tcW w:w="4148" w:type="dxa"/>
          </w:tcPr>
          <w:p w14:paraId="4C6EA217" w14:textId="278AD527" w:rsidR="00C90FFA" w:rsidRDefault="00C90FFA">
            <w:pPr>
              <w:rPr>
                <w:rFonts w:hint="eastAsia"/>
              </w:rPr>
            </w:pPr>
            <w:r>
              <w:rPr>
                <w:rFonts w:hint="eastAsia"/>
              </w:rPr>
              <w:t>你</w:t>
            </w:r>
            <w:del w:id="4" w:author="美琦 姜" w:date="2026-01-06T21:25:00Z" w16du:dateUtc="2026-01-06T13:25:00Z">
              <w:r w:rsidDel="00C90FFA">
                <w:rPr>
                  <w:rFonts w:hint="eastAsia"/>
                </w:rPr>
                <w:delText>吃饭</w:delText>
              </w:r>
            </w:del>
            <w:ins w:id="5" w:author="美琦 姜" w:date="2026-01-06T21:26:00Z" w16du:dateUtc="2026-01-06T13:26:00Z">
              <w:r>
                <w:rPr>
                  <w:rFonts w:hint="eastAsia"/>
                </w:rPr>
                <w:t>喝水</w:t>
              </w:r>
            </w:ins>
            <w:r>
              <w:rPr>
                <w:rFonts w:hint="eastAsia"/>
              </w:rPr>
              <w:t>了吗？</w:t>
            </w:r>
          </w:p>
        </w:tc>
        <w:tc>
          <w:tcPr>
            <w:tcW w:w="4148" w:type="dxa"/>
          </w:tcPr>
          <w:p w14:paraId="4B4D27C5" w14:textId="4AA09838" w:rsidR="00C90FFA" w:rsidRDefault="00C90FFA">
            <w:pPr>
              <w:rPr>
                <w:rFonts w:hint="eastAsia"/>
              </w:rPr>
            </w:pPr>
            <w:r>
              <w:rPr>
                <w:rFonts w:hint="eastAsia"/>
              </w:rPr>
              <w:t>Did you have meal?</w:t>
            </w:r>
          </w:p>
        </w:tc>
      </w:tr>
      <w:tr w:rsidR="00C90FFA" w14:paraId="3F204658" w14:textId="77777777" w:rsidTr="00C90FFA">
        <w:tc>
          <w:tcPr>
            <w:tcW w:w="4148" w:type="dxa"/>
          </w:tcPr>
          <w:p w14:paraId="6FAF23D5" w14:textId="317426D3" w:rsidR="00C90FFA" w:rsidRDefault="00C90FFA">
            <w:pPr>
              <w:rPr>
                <w:rFonts w:hint="eastAsia"/>
              </w:rPr>
            </w:pPr>
            <w:r w:rsidRPr="00C90FFA">
              <w:rPr>
                <w:rFonts w:hint="eastAsia"/>
                <w:b/>
                <w:bCs/>
              </w:rPr>
              <w:t>我</w:t>
            </w:r>
            <w:r>
              <w:rPr>
                <w:rFonts w:hint="eastAsia"/>
              </w:rPr>
              <w:t>是</w:t>
            </w:r>
            <w:del w:id="6" w:author="美琦 姜" w:date="2026-01-06T21:26:00Z" w16du:dateUtc="2026-01-06T13:26:00Z">
              <w:r w:rsidRPr="00C90FFA" w:rsidDel="00C90FFA">
                <w:rPr>
                  <w:rFonts w:hint="eastAsia"/>
                  <w:b/>
                  <w:bCs/>
                </w:rPr>
                <w:delText>女</w:delText>
              </w:r>
            </w:del>
            <w:ins w:id="7" w:author="美琦 姜" w:date="2026-01-06T21:26:00Z" w16du:dateUtc="2026-01-06T13:26:00Z">
              <w:r>
                <w:rPr>
                  <w:rFonts w:hint="eastAsia"/>
                  <w:b/>
                  <w:bCs/>
                </w:rPr>
                <w:t>男</w:t>
              </w:r>
            </w:ins>
            <w:r>
              <w:rPr>
                <w:rFonts w:hint="eastAsia"/>
              </w:rPr>
              <w:t>的。</w:t>
            </w:r>
          </w:p>
        </w:tc>
        <w:tc>
          <w:tcPr>
            <w:tcW w:w="4148" w:type="dxa"/>
          </w:tcPr>
          <w:p w14:paraId="2CFE9ED6" w14:textId="270D4262" w:rsidR="00C90FFA" w:rsidRDefault="00C90FFA">
            <w:pPr>
              <w:rPr>
                <w:rFonts w:hint="eastAsia"/>
              </w:rPr>
            </w:pPr>
            <w:r>
              <w:rPr>
                <w:rFonts w:hint="eastAsia"/>
              </w:rPr>
              <w:t>I am female.</w:t>
            </w:r>
          </w:p>
        </w:tc>
      </w:tr>
    </w:tbl>
    <w:p w14:paraId="2CDB3697" w14:textId="77777777" w:rsidR="007E3031" w:rsidRDefault="007E3031"/>
    <w:sectPr w:rsidR="007E30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美琦 姜">
    <w15:presenceInfo w15:providerId="Windows Live" w15:userId="1a0ab88aaf0edf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31"/>
    <w:rsid w:val="007E3031"/>
    <w:rsid w:val="00C90FFA"/>
    <w:rsid w:val="00EB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4C68"/>
  <w15:chartTrackingRefBased/>
  <w15:docId w15:val="{1BE6462A-94A8-496B-A694-2E1626BE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0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3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3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0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0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30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0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0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303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9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semiHidden/>
    <w:rsid w:val="00C90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美琦 姜</dc:creator>
  <cp:keywords/>
  <dc:description/>
  <cp:lastModifiedBy>美琦 姜</cp:lastModifiedBy>
  <cp:revision>3</cp:revision>
  <dcterms:created xsi:type="dcterms:W3CDTF">2026-01-06T13:22:00Z</dcterms:created>
  <dcterms:modified xsi:type="dcterms:W3CDTF">2026-01-06T13:26:00Z</dcterms:modified>
</cp:coreProperties>
</file>