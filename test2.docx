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51824" w14:paraId="6B105C7F" w14:textId="77777777" w:rsidTr="00551824">
        <w:tc>
          <w:tcPr>
            <w:tcW w:w="4148" w:type="dxa"/>
          </w:tcPr>
          <w:p w14:paraId="35EC5E31" w14:textId="10F18B00" w:rsidR="00551824" w:rsidRDefault="00551824">
            <w:r>
              <w:t>人工智能技术正在</w:t>
            </w:r>
            <w:ins w:id="0" w:author="姜美琦" w:date="2026-01-07T16:06:00Z">
              <w:r>
                <w:rPr>
                  <w:rFonts w:hint="eastAsia"/>
                </w:rPr>
                <w:t>深刻</w:t>
              </w:r>
            </w:ins>
            <w:r>
              <w:t>改变我们的生活方式。从智能语音助手到自动驾驶</w:t>
            </w:r>
            <w:del w:id="1" w:author="姜美琦" w:date="2026-01-07T16:06:00Z">
              <w:r w:rsidDel="00551824">
                <w:delText>汽车</w:delText>
              </w:r>
            </w:del>
            <w:ins w:id="2" w:author="姜美琦" w:date="2026-01-07T16:06:00Z">
              <w:r>
                <w:rPr>
                  <w:rFonts w:hint="eastAsia"/>
                </w:rPr>
                <w:t>系统</w:t>
              </w:r>
            </w:ins>
            <w:r>
              <w:t>，AI应用已经渗透到日常生活的</w:t>
            </w:r>
            <w:ins w:id="3" w:author="姜美琦" w:date="2026-01-07T16:06:00Z">
              <w:r>
                <w:rPr>
                  <w:rFonts w:hint="eastAsia"/>
                </w:rPr>
                <w:t>各方各面</w:t>
              </w:r>
            </w:ins>
            <w:del w:id="4" w:author="姜美琦" w:date="2026-01-07T16:06:00Z">
              <w:r w:rsidDel="00551824">
                <w:delText>各个领域</w:delText>
              </w:r>
            </w:del>
            <w:r>
              <w:t>。</w:t>
            </w:r>
          </w:p>
        </w:tc>
        <w:tc>
          <w:tcPr>
            <w:tcW w:w="4148" w:type="dxa"/>
          </w:tcPr>
          <w:p w14:paraId="47E659D0" w14:textId="7B695E01" w:rsidR="00551824" w:rsidRDefault="00551824">
            <w:r>
              <w:t>Artificial intelligence technology is changing our way of life. From smart voice assistants to self-driving cars, AI applications have penetrated into every aspect of daily life.</w:t>
            </w:r>
          </w:p>
        </w:tc>
      </w:tr>
      <w:tr w:rsidR="00551824" w14:paraId="6762FD1B" w14:textId="77777777" w:rsidTr="00551824">
        <w:tc>
          <w:tcPr>
            <w:tcW w:w="4148" w:type="dxa"/>
          </w:tcPr>
          <w:p w14:paraId="6DB96F77" w14:textId="5AE75245" w:rsidR="00551824" w:rsidRDefault="00551824">
            <w:r>
              <w:t>机器学习是</w:t>
            </w:r>
            <w:del w:id="5" w:author="姜美琦" w:date="2026-01-07T16:09:00Z">
              <w:r w:rsidDel="00551824">
                <w:delText>AI</w:delText>
              </w:r>
            </w:del>
            <w:ins w:id="6" w:author="姜美琦" w:date="2026-01-07T16:09:00Z">
              <w:r>
                <w:rPr>
                  <w:rFonts w:hint="eastAsia"/>
                </w:rPr>
                <w:t>人工智能</w:t>
              </w:r>
            </w:ins>
            <w:r>
              <w:t>的核心技术之一。通过</w:t>
            </w:r>
            <w:ins w:id="7" w:author="姜美琦" w:date="2026-01-07T16:09:00Z">
              <w:r>
                <w:rPr>
                  <w:rFonts w:hint="eastAsia"/>
                </w:rPr>
                <w:t>海量数据</w:t>
              </w:r>
            </w:ins>
            <w:del w:id="8" w:author="姜美琦" w:date="2026-01-07T16:09:00Z">
              <w:r w:rsidDel="00551824">
                <w:delText>大量数据</w:delText>
              </w:r>
            </w:del>
            <w:r>
              <w:t>训练，算法可以自动识别模式并做出</w:t>
            </w:r>
            <w:del w:id="9" w:author="姜美琦" w:date="2026-01-07T16:09:00Z">
              <w:r w:rsidDel="00551824">
                <w:rPr>
                  <w:rFonts w:hint="eastAsia"/>
                </w:rPr>
                <w:delText>精准</w:delText>
              </w:r>
            </w:del>
            <w:r>
              <w:t>预测。</w:t>
            </w:r>
          </w:p>
        </w:tc>
        <w:tc>
          <w:tcPr>
            <w:tcW w:w="4148" w:type="dxa"/>
          </w:tcPr>
          <w:p w14:paraId="7DF627D4" w14:textId="26205165" w:rsidR="00551824" w:rsidRDefault="00551824">
            <w:r>
              <w:t>Machine learning is one of the core technologies of AI. Through training with large amounts of data, algorithms can automatically identify patterns and make predictions.</w:t>
            </w:r>
          </w:p>
        </w:tc>
      </w:tr>
    </w:tbl>
    <w:p w14:paraId="6053E9E0" w14:textId="6FC81379" w:rsidR="00966FAA" w:rsidRPr="00966FAA" w:rsidRDefault="00966FAA">
      <w:pPr>
        <w:rPr>
          <w:rFonts w:hint="eastAsia"/>
        </w:rPr>
      </w:pPr>
    </w:p>
    <w:sectPr w:rsidR="00966FAA" w:rsidRPr="00966F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姜美琦">
    <w15:presenceInfo w15:providerId="AD" w15:userId="S::meiqi.jiang@hxgroup.com::1d6beddf-5853-4d51-8828-c5a1a50fa5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15A"/>
    <w:rsid w:val="00551824"/>
    <w:rsid w:val="00966FAA"/>
    <w:rsid w:val="009D3310"/>
    <w:rsid w:val="00B8016A"/>
    <w:rsid w:val="00E90623"/>
    <w:rsid w:val="00ED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DF82A"/>
  <w15:chartTrackingRefBased/>
  <w15:docId w15:val="{FB80A031-6AA1-49EE-A573-5E5B6C88A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18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Revision"/>
    <w:hidden/>
    <w:uiPriority w:val="99"/>
    <w:semiHidden/>
    <w:rsid w:val="00551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姜美琦</dc:creator>
  <cp:keywords/>
  <dc:description/>
  <cp:lastModifiedBy>姜美琦</cp:lastModifiedBy>
  <cp:revision>5</cp:revision>
  <dcterms:created xsi:type="dcterms:W3CDTF">2026-01-07T08:02:00Z</dcterms:created>
  <dcterms:modified xsi:type="dcterms:W3CDTF">2026-01-07T09:01:00Z</dcterms:modified>
</cp:coreProperties>
</file>